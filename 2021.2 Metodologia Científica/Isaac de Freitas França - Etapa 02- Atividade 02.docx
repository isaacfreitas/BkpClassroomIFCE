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440" w:before="4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Tema (estudo pesquisado)</w:t>
      </w:r>
    </w:p>
    <w:p w:rsidR="00000000" w:rsidDel="00000000" w:rsidP="00000000" w:rsidRDefault="00000000" w:rsidRPr="00000000" w14:paraId="00000002">
      <w:pPr>
        <w:spacing w:after="440" w:before="440" w:lineRule="auto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ab/>
      </w:r>
      <w:commentRangeStart w:id="0"/>
      <w:commentRangeStart w:id="1"/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Os Benefícios da implementação da internet das coisas para automatização do cotidiano de idosos que moram sozinhos.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4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Questões de partida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Como a Iot pode auxiliar idosos com dificuldades de locomoção?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ins w:author="Cristiane Borges Braga" w:id="0" w:date="2021-12-23T02:06:25Z">
        <w:r w:rsidDel="00000000" w:rsidR="00000000" w:rsidRPr="00000000">
          <w:rPr>
            <w:rFonts w:ascii="Roboto" w:cs="Roboto" w:eastAsia="Roboto" w:hAnsi="Roboto"/>
            <w:color w:val="3c4043"/>
            <w:sz w:val="24"/>
            <w:szCs w:val="24"/>
            <w:rtl w:val="0"/>
          </w:rPr>
          <w:t xml:space="preserve">Quais as o</w:t>
        </w:r>
      </w:ins>
      <w:del w:author="Cristiane Borges Braga" w:id="0" w:date="2021-12-23T02:06:25Z">
        <w:r w:rsidDel="00000000" w:rsidR="00000000" w:rsidRPr="00000000">
          <w:rPr>
            <w:rFonts w:ascii="Roboto" w:cs="Roboto" w:eastAsia="Roboto" w:hAnsi="Roboto"/>
            <w:color w:val="3c4043"/>
            <w:sz w:val="24"/>
            <w:szCs w:val="24"/>
            <w:rtl w:val="0"/>
          </w:rPr>
          <w:delText xml:space="preserve">O</w:delText>
        </w:r>
      </w:del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pções de integração</w:t>
      </w:r>
      <w:ins w:author="Cristiane Borges Braga" w:id="1" w:date="2021-12-23T02:06:45Z">
        <w:r w:rsidDel="00000000" w:rsidR="00000000" w:rsidRPr="00000000">
          <w:rPr>
            <w:rFonts w:ascii="Roboto" w:cs="Roboto" w:eastAsia="Roboto" w:hAnsi="Roboto"/>
            <w:color w:val="3c4043"/>
            <w:sz w:val="24"/>
            <w:szCs w:val="24"/>
            <w:rtl w:val="0"/>
          </w:rPr>
          <w:t xml:space="preserve"> das tecnologias IOT </w:t>
        </w:r>
      </w:ins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para o cotidiano</w:t>
      </w:r>
      <w:ins w:author="Cristiane Borges Braga" w:id="2" w:date="2021-12-23T02:06:36Z">
        <w:r w:rsidDel="00000000" w:rsidR="00000000" w:rsidRPr="00000000">
          <w:rPr>
            <w:rFonts w:ascii="Roboto" w:cs="Roboto" w:eastAsia="Roboto" w:hAnsi="Roboto"/>
            <w:color w:val="3c4043"/>
            <w:sz w:val="24"/>
            <w:szCs w:val="24"/>
            <w:rtl w:val="0"/>
          </w:rPr>
          <w:t xml:space="preserve"> dos idosos</w:t>
        </w:r>
      </w:ins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?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Quais automações com IoT podem melhorar a segurança dos idosos que moram só?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Palavras-chave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IOt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commentRangeStart w:id="2"/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Internet das coisas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44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Automatização de processos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1.Introdução e Justificativa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computação se tornou um veículo essencial para a atual sociedade.E hoje não mais temos sistemas computacionais nos nossos computadores e celulares,mas também,desde as duas últimas décadas surgiu uma nova onda tecnológica para se </w:t>
      </w:r>
      <w:r w:rsidDel="00000000" w:rsidR="00000000" w:rsidRPr="00000000">
        <w:rPr>
          <w:sz w:val="24"/>
          <w:szCs w:val="24"/>
          <w:rtl w:val="0"/>
        </w:rPr>
        <w:t xml:space="preserve">adequar chamada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internet das coisas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commentRangeStart w:id="3"/>
      <w:r w:rsidDel="00000000" w:rsidR="00000000" w:rsidRPr="00000000">
        <w:rPr>
          <w:sz w:val="24"/>
          <w:szCs w:val="24"/>
          <w:rtl w:val="0"/>
        </w:rPr>
        <w:t xml:space="preserve"> surgimento do termo se deu quando John Romkey criou a </w:t>
      </w:r>
      <w:r w:rsidDel="00000000" w:rsidR="00000000" w:rsidRPr="00000000">
        <w:rPr>
          <w:i w:val="1"/>
          <w:sz w:val="24"/>
          <w:szCs w:val="24"/>
          <w:rtl w:val="0"/>
        </w:rPr>
        <w:t xml:space="preserve">Sunbeam Deluxe Automatic Radiant Control,</w:t>
      </w:r>
      <w:r w:rsidDel="00000000" w:rsidR="00000000" w:rsidRPr="00000000">
        <w:rPr>
          <w:sz w:val="24"/>
          <w:szCs w:val="24"/>
          <w:rtl w:val="0"/>
        </w:rPr>
        <w:t xml:space="preserve">uma torradeira que foi conectada à internet através de um novo protocolo de comunicação criado por ele e que a princípio a motivação foi que,segundo palavras do mesmo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z w:val="24"/>
          <w:szCs w:val="24"/>
          <w:rtl w:val="0"/>
        </w:rPr>
        <w:t xml:space="preserve">:</w:t>
      </w:r>
      <w:commentRangeStart w:id="4"/>
      <w:r w:rsidDel="00000000" w:rsidR="00000000" w:rsidRPr="00000000">
        <w:rPr>
          <w:sz w:val="24"/>
          <w:szCs w:val="24"/>
          <w:rtl w:val="0"/>
        </w:rPr>
        <w:t xml:space="preserve">”Era ridículo”</w:t>
      </w:r>
      <w:commentRangeStart w:id="5"/>
      <w:r w:rsidDel="00000000" w:rsidR="00000000" w:rsidRPr="00000000">
        <w:rPr>
          <w:sz w:val="24"/>
          <w:szCs w:val="24"/>
          <w:rtl w:val="0"/>
        </w:rPr>
        <w:t xml:space="preserve">[umov.me]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sz w:val="24"/>
          <w:szCs w:val="24"/>
          <w:rtl w:val="0"/>
        </w:rPr>
        <w:t xml:space="preserve">.Não havia motivação real para se conectar uma torradeira à internet, porém isso revolucionou aparelhos que hoje estão no nosso braço(smartwatches),quartos(Alexa),e até cozinhas(Geladeiras automatizadas).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color w:val="47566c"/>
          <w:sz w:val="27"/>
          <w:szCs w:val="27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E utilizando as mesmas palavras do patriarca,ao ser questionado pela imprensa sobre o futuro da internet das coisas:</w:t>
      </w:r>
      <w:commentRangeStart w:id="6"/>
      <w:r w:rsidDel="00000000" w:rsidR="00000000" w:rsidRPr="00000000">
        <w:rPr>
          <w:sz w:val="24"/>
          <w:szCs w:val="24"/>
          <w:rtl w:val="0"/>
        </w:rPr>
        <w:t xml:space="preserve"> [</w:t>
      </w:r>
      <w:commentRangeStart w:id="7"/>
      <w:r w:rsidDel="00000000" w:rsidR="00000000" w:rsidRPr="00000000">
        <w:rPr>
          <w:sz w:val="24"/>
          <w:szCs w:val="24"/>
          <w:rtl w:val="0"/>
        </w:rPr>
        <w:t xml:space="preserve">John Romkey,</w:t>
      </w:r>
      <w:r w:rsidDel="00000000" w:rsidR="00000000" w:rsidRPr="00000000">
        <w:rPr>
          <w:color w:val="071d2b"/>
          <w:sz w:val="24"/>
          <w:szCs w:val="24"/>
          <w:highlight w:val="white"/>
          <w:rtl w:val="0"/>
        </w:rPr>
        <w:t xml:space="preserve"> 1982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sz w:val="24"/>
          <w:szCs w:val="24"/>
          <w:rtl w:val="0"/>
        </w:rPr>
        <w:t xml:space="preserve">]“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sz w:val="24"/>
          <w:szCs w:val="24"/>
          <w:rtl w:val="0"/>
        </w:rPr>
        <w:t xml:space="preserve">Existem possibilidades maravilhosas para a ciência, a medicina, o meio ambiente e a conveniência do dia a dia. E há esses cenários monstruosos que parecem ficção científica, particularmente quando se trata de vulnerabilidades de segurança que são epidêmicas na IoT”.</w:t>
      </w:r>
      <w:r w:rsidDel="00000000" w:rsidR="00000000" w:rsidRPr="00000000">
        <w:rPr>
          <w:color w:val="47566c"/>
          <w:sz w:val="27"/>
          <w:szCs w:val="2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que nos leva a um outro questionamento: Se literalmente tudo está conectado hoje,onde fica nossa privacidade? Mas com o passar do tempo essa tecnologia que surgiu sem um motivo,tomou forma em um cenário onde haviam necessidades de conexão e automatizações,e que no estudo deste artigo será apresentado de forma exemplificada.</w:t>
      </w:r>
    </w:p>
    <w:p w:rsidR="00000000" w:rsidDel="00000000" w:rsidP="00000000" w:rsidRDefault="00000000" w:rsidRPr="00000000" w14:paraId="00000010">
      <w:pPr>
        <w:ind w:firstLine="720"/>
        <w:rPr>
          <w:sz w:val="24"/>
          <w:szCs w:val="24"/>
        </w:rPr>
      </w:pPr>
      <w:commentRangeStart w:id="8"/>
      <w:commentRangeStart w:id="9"/>
      <w:commentRangeStart w:id="10"/>
      <w:r w:rsidDel="00000000" w:rsidR="00000000" w:rsidRPr="00000000">
        <w:rPr>
          <w:sz w:val="24"/>
          <w:szCs w:val="24"/>
          <w:rtl w:val="0"/>
        </w:rPr>
        <w:t xml:space="preserve">Citando algumas das principais vantagens da utilização de Iot nos principais pólos do comércio,indústria,logística,e também no estudo de referido artigo voltado à acessibilidade dos idosos,podemos citar:  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bf9f8" w:val="clear"/>
        <w:spacing w:after="260" w:line="372" w:lineRule="auto"/>
        <w:rPr>
          <w:color w:val="555555"/>
          <w:sz w:val="24"/>
          <w:szCs w:val="24"/>
        </w:rPr>
      </w:pPr>
      <w:r w:rsidDel="00000000" w:rsidR="00000000" w:rsidRPr="00000000">
        <w:rPr>
          <w:color w:val="555555"/>
          <w:sz w:val="24"/>
          <w:szCs w:val="24"/>
          <w:rtl w:val="0"/>
        </w:rPr>
        <w:t xml:space="preserve">Embora a ideia de IoT já exista há muito tempo, uma coleção de avanços recentes em diversas tecnologias diferentes tornou-a prática.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Acesso a tecnologia de sensores de baixo custo e baixa potência.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Sensores acessíveis e confiáveis estão possibilitando a tecnologia IoT para mais fabricantes.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Conectividade.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Uma série de protocolos de rede para a Internet facilitou a conexão de sensores à nuvem e a outras “coisas” para transferência eficiente de dados.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Plataformas de computação em nuvem.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O aumento da disponibilidade de plataformas em nuvem permite que empresas e consumidores acessem a infraestrutura de que precisam para aumentar a escala sem precisar gerenciar tudo.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Machine learning e análise avançada.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Com os avanços em machine learning e análise avançada, além do acesso a quantidades grandes e variadas de dados armazenados na nuvem, as empresas podem obter insights de maneira mais rápida e fácil. O surgimento dessas tecnologias aliadas continua a ultrapassar os limites da IoT e os dados produzidos pela IoT também alimentam essas tecnologias.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6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Inteligência artificial (IA) conversacional.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Os avanços nas redes neurais trouxeram o NLP (natural-language processing, processamento de linguagem natural) aos dispositivos de IoT (como assistentes pessoais digitais Alexa, Cortana e Siri) e os tornaram atraentes, acessíveis e viáveis para uso doméstico.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60" w:line="312" w:lineRule="auto"/>
        <w:ind w:left="720" w:right="240" w:firstLine="0"/>
        <w:rPr>
          <w:b w:val="1"/>
          <w:color w:val="555555"/>
          <w:sz w:val="23"/>
          <w:szCs w:val="23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fonte:https://www.oracle.com/br/internet-of-things/what-is-iot/</w:t>
      </w:r>
      <w:r w:rsidDel="00000000" w:rsidR="00000000" w:rsidRPr="00000000">
        <w:rPr>
          <w:color w:val="555555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20" w:before="220" w:lineRule="auto"/>
        <w:rPr>
          <w:color w:val="555555"/>
          <w:sz w:val="23"/>
          <w:szCs w:val="23"/>
        </w:rPr>
      </w:pPr>
      <w:r w:rsidDel="00000000" w:rsidR="00000000" w:rsidRPr="00000000">
        <w:rPr>
          <w:color w:val="555555"/>
          <w:sz w:val="23"/>
          <w:szCs w:val="23"/>
          <w:rtl w:val="0"/>
        </w:rPr>
        <w:t xml:space="preserve">Na visão geral temos a Iot crescendo e se expandindo cada vez mais com o propósito de facilitar nossas vidas.E no artigo a seguir,será abordado alguns desses benefícios ao utilizar a tecnologia de Internet das coisas em prol do conforto e segurança de idosos com mobilidade reduzida .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7566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440" w:before="440" w:lineRule="auto"/>
        <w:ind w:left="144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2.Fundamentação teórica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Podemos descrever a fundamentação teórica por [Mello 2006] ”</w:t>
      </w:r>
      <w:commentRangeStart w:id="11"/>
      <w:r w:rsidDel="00000000" w:rsidR="00000000" w:rsidRPr="00000000">
        <w:rPr>
          <w:sz w:val="24"/>
          <w:szCs w:val="24"/>
          <w:highlight w:val="white"/>
          <w:rtl w:val="0"/>
        </w:rPr>
        <w:t xml:space="preserve">A fundamentação teórica deve servir de base para análise e interpretação dos dados coletados.” 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Sendo assim,a fundamentação teórica deste artigo parte da pesquisa e elaboração de idéias a partir do conteúdo produzido por terceiros.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2.1 - Uso de Iot para auxiliar pessoas com mobilidade reduzida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ótimo exemplo de utilização de Internet das coisas em benefício da humanidade é o auxílio que a tecnologia pode proporcionar a idosos com pouca mobilidade e pessoas com deficiência física.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Dados do IBGE apontam que em 2020 havia 4,3 milhões de idosos morando sozinhos por conta da pandemia de covid 19,muitas vezes sem uma auxílio externo da família ou estado.</w:t>
      </w:r>
      <w:del w:author="Cristiane Borges Braga" w:id="3" w:date="2021-12-23T02:11:40Z">
        <w:r w:rsidDel="00000000" w:rsidR="00000000" w:rsidRPr="00000000">
          <w:rPr>
            <w:sz w:val="24"/>
            <w:szCs w:val="24"/>
          </w:rPr>
          <w:drawing>
            <wp:inline distB="114300" distT="114300" distL="114300" distR="114300">
              <wp:extent cx="5731200" cy="61468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6146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 equipamentos </w:t>
      </w:r>
      <w:ins w:author="Cristiane Borges Braga" w:id="3" w:date="2021-12-23T02:11:40Z">
        <w:commentRangeStart w:id="12"/>
        <w:r w:rsidDel="00000000" w:rsidR="00000000" w:rsidRPr="00000000">
          <w:rPr>
            <w:sz w:val="24"/>
            <w:szCs w:val="24"/>
          </w:rPr>
          <w:drawing>
            <wp:inline distB="114300" distT="114300" distL="114300" distR="114300">
              <wp:extent cx="5731200" cy="6146800"/>
              <wp:effectExtent b="0" l="0" r="0" t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6146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commentRangeEnd w:id="12"/>
      <w:r w:rsidDel="00000000" w:rsidR="00000000" w:rsidRPr="00000000">
        <w:commentReference w:id="12"/>
      </w:r>
      <w:r w:rsidDel="00000000" w:rsidR="00000000" w:rsidRPr="00000000">
        <w:rPr>
          <w:sz w:val="24"/>
          <w:szCs w:val="24"/>
          <w:rtl w:val="0"/>
        </w:rPr>
        <w:t xml:space="preserve">comandados por sensores e conectados à internet poderiam ser de grande utilidade para os mesmos,atuando como auxiliares nas atividades domésticas,lazer,segurança e essenciais como fazer comida e acender luzes.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Citando Jonathan O. Ramalho , em um estudo de caso de casa Inteligente voltado para idosos: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5.1968503937008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”Idosos estão sujeitos a doenças que dificultam e muitas vezes restringem sua movimentação. Um exemplo é que segundo [Halpern 2014], no Brasil, são identificados 2 milhões de casos de doenças que causam esta restrição de movimento, como osteoporose,osteoartrite e degenerações musculares relacionadas a idade, anualmente.”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 Dispositivos para a facilidade da vida de idosos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o tópico anterior em mente,podemos ressaltar alguns equipamentos que podem ser utilizados para melhorar a qualidade de vida e segurança dos mesmos: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Robô aspirador para ajudar na limpeza da residencia;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commentRangeStart w:id="13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555555"/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 xml:space="preserve">Foto: Aline Batista/TechTudo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color w:val="262626"/>
          <w:sz w:val="27"/>
          <w:szCs w:val="27"/>
          <w:highlight w:val="white"/>
          <w:rtl w:val="0"/>
        </w:rPr>
        <w:t xml:space="preserve">Sensor que pode emitir um alerta em tempo real via smartphone para a família e o residente quando detecta fumaça em um ambiente:</w:t>
      </w:r>
    </w:p>
    <w:p w:rsidR="00000000" w:rsidDel="00000000" w:rsidP="00000000" w:rsidRDefault="00000000" w:rsidRPr="00000000" w14:paraId="00000034">
      <w:pPr>
        <w:ind w:left="720" w:firstLine="0"/>
        <w:rPr>
          <w:color w:val="262626"/>
          <w:sz w:val="27"/>
          <w:szCs w:val="27"/>
          <w:highlight w:val="white"/>
        </w:rPr>
      </w:pPr>
      <w:commentRangeStart w:id="14"/>
      <w:r w:rsidDel="00000000" w:rsidR="00000000" w:rsidRPr="00000000">
        <w:rPr>
          <w:color w:val="262626"/>
          <w:sz w:val="27"/>
          <w:szCs w:val="27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color w:val="262626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Acender lâmpada Led ao som de palmas;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commentRangeStart w:id="1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3.Metodologia</w:t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pesquisa, utilizou-se uma análise de referencial teórico, através de pesquisas em artigos científicos,sites voltados a produção de conteúdo de tecnologia,e busca em sites de empresas especialistas em IoT,descritos na bibliografia. 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pesquisa foi feita com o intuito do aluno/pesquisador aprofundar-se no mais atual contexto de IoT,além de beber da fonte  de conhecimento de pesquisadores já renomados e atuantes no mercado,visando trazer o melhor conteúdo para o artigo,deixando-o rico e abrangente nas tecnologias atuais . O principal enfoque da pesquisa foi guiado nos equipamentos que facilitam a vida de pessoas com mobilidades reduzidas ao trazer facilidades pro seu Dia a dia.Além de tudo foi feita uma pesquila qualitativa nas redondezas do município de Pacatuba-Ceará para saber as necessidades de idosos com problemas de saúde para uma melhor qualidade de vida.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commentRangeStart w:id="16"/>
      <w:r w:rsidDel="00000000" w:rsidR="00000000" w:rsidRPr="00000000">
        <w:rPr>
          <w:b w:val="1"/>
          <w:sz w:val="28"/>
          <w:szCs w:val="28"/>
          <w:rtl w:val="0"/>
        </w:rPr>
        <w:t xml:space="preserve">Referências: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Batista,Ferreira(2021) - O Uso de Internet das Coisas no contexto da Pandemia SARS-CoV-2.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em: http://repositorio.ifap.edu.br:8080/jspui/bitstream/prefix/341/1/FERREIRA_%20BATISTA%20%282021%29%20-%20Internet%20das%20Coisas%20%28IOT%29.pdf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Grandin,Felipe. (2013). O Brasil</w:t>
      </w:r>
      <w:r w:rsidDel="00000000" w:rsidR="00000000" w:rsidRPr="00000000">
        <w:rPr>
          <w:color w:val="111111"/>
          <w:sz w:val="24"/>
          <w:szCs w:val="24"/>
          <w:rtl w:val="0"/>
        </w:rPr>
        <w:t xml:space="preserve"> tem 4,3 milhões de idosos vivendo sozinhos. O coronavírus muda rotinas e impõe desafios.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em: https://g1.globo.com/fique-em-casa/noticia/2020/03/27/brasil-tem-43-milhoes-de-idosos-vivendo-sozinhos-coronavirus-muda-rotinas-e-impoe-desafios.ghtml. Acesso em: 20 de dez. 2021.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111111"/>
          <w:sz w:val="24"/>
          <w:szCs w:val="24"/>
        </w:rPr>
      </w:pPr>
      <w:bookmarkStart w:colFirst="0" w:colLast="0" w:name="_bn2ui9yux547" w:id="0"/>
      <w:bookmarkEnd w:id="0"/>
      <w:r w:rsidDel="00000000" w:rsidR="00000000" w:rsidRPr="00000000">
        <w:rPr>
          <w:color w:val="111111"/>
          <w:sz w:val="24"/>
          <w:szCs w:val="24"/>
          <w:rtl w:val="0"/>
        </w:rPr>
        <w:t xml:space="preserve">Smart home: veja marcas com soluções de automação para comprar no Brasil,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https://www.techtudo.com.br/listas/2020/11/smart-home-veja-marcas-com-solucoes-de-automacao-para-comprar-no-brasil.ghtml .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Acesso em: 15 de dez. 2021.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Acender lâmpada Led ao som de palmas.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http://www.squids.com.br/arduino/index.php/projetos-arduino/projetos-squids/basico/330-projeto-96-usando-o-sensor-de-som-para-acender-e-apagar-um-led-arduino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sabe o que é internet das coisas(IoT)? , umov.me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https://www.umov.me/o-que-e-internet-das-coisas-iot/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Acesso em: 15 de dez. 2021.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ristiane Borges Braga" w:id="6" w:date="2021-12-23T02:08:57Z"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Caso a citação seja direta, deve-se colocar o número da página.</w:t>
      </w:r>
    </w:p>
  </w:comment>
  <w:comment w:author="Cristiane Borges Braga" w:id="2" w:date="2021-12-23T02:07:49Z"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Mesmo que IOT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caso do seu trabalho, uma palavra que poderia ser colocada seria " Idosos"</w:t>
      </w:r>
    </w:p>
  </w:comment>
  <w:comment w:author="Cristiane Borges Braga" w:id="14" w:date="2021-12-23T02:12:56Z"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figuras ficaram fora do padrão recomendado no guia de normalização do IFCE</w:t>
      </w:r>
    </w:p>
  </w:comment>
  <w:comment w:author="Isaac de Freitas França" w:id="5" w:date="2021-12-22T16:49:03Z"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Referencia ajsutada e adicionada à bibliografia</w:t>
      </w:r>
    </w:p>
  </w:comment>
  <w:comment w:author="Cristiane Borges Braga" w:id="3" w:date="2021-12-23T02:08:24Z"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Fonte?</w:t>
      </w:r>
    </w:p>
  </w:comment>
  <w:comment w:author="Cristiane Borges Braga" w:id="15" w:date="2021-12-23T02:14:18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Título da figura?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Após uma figura, deve-se colocar algum comentário que justifique a utilização da mesma. Não é recomendado encerrar um ponto com a imagem. É preciso colocar um texto, ok?</w:t>
      </w:r>
    </w:p>
  </w:comment>
  <w:comment w:author="Cristiane Borges Braga" w:id="10" w:date="2021-12-23T02:10:47Z"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fonte de acordo com a ABNT</w:t>
      </w:r>
    </w:p>
  </w:comment>
  <w:comment w:author="Cristiane Borges Braga" w:id="16" w:date="2021-12-23T02:14:46Z"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as referências de acordo com a ABNT</w:t>
      </w:r>
    </w:p>
  </w:comment>
  <w:comment w:author="Cristiane Borges Braga" w:id="11" w:date="2021-12-23T02:11:24Z"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citação direta, deve-se colocar o número da página.</w:t>
      </w:r>
    </w:p>
  </w:comment>
  <w:comment w:author="Isaac de Freitas França" w:id="7" w:date="2021-12-22T16:50:58Z"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referencia adicionada</w:t>
      </w:r>
    </w:p>
  </w:comment>
  <w:comment w:author="Isaac de Freitas França" w:id="0" w:date="2021-12-22T16:28:22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@cristianeborges@ifce.edu.br , alterei o tema para que fosse conivente com o rumo que minha pesquisa tomou</w:t>
      </w:r>
    </w:p>
  </w:comment>
  <w:comment w:author="Cristiane Borges Braga" w:id="1" w:date="2021-12-23T02:06:19Z"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Certo! Esses ajustes são importantes!</w:t>
      </w:r>
    </w:p>
  </w:comment>
  <w:comment w:author="Cristiane Borges Braga" w:id="12" w:date="2021-12-23T02:11:58Z"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 título na imagem</w:t>
      </w:r>
    </w:p>
  </w:comment>
  <w:comment w:author="Isaac de Freitas França" w:id="8" w:date="2021-12-22T17:01:24Z"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modificada do trabalho inicial(Etapa 01- Atividade 02)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as correções que foram citadas nas observações</w:t>
      </w:r>
    </w:p>
  </w:comment>
  <w:comment w:author="Cristiane Borges Braga" w:id="9" w:date="2021-12-23T02:09:36Z"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</w:t>
      </w:r>
    </w:p>
  </w:comment>
  <w:comment w:author="Cristiane Borges Braga" w:id="4" w:date="2021-12-23T02:08:32Z"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Fonte?</w:t>
      </w:r>
    </w:p>
  </w:comment>
  <w:comment w:author="Cristiane Borges Braga" w:id="13" w:date="2021-12-23T02:12:24Z"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Título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 formatação de acordo com a ABNT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